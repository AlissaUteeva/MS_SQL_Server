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12C14C" w14:textId="77777777" w:rsidR="00C201AC" w:rsidRDefault="007266E7" w:rsidP="007266E7">
      <w:pPr>
        <w:pStyle w:val="a3"/>
        <w:rPr>
          <w:ins w:id="0" w:author="studentcoll" w:date="2026-09-30T15:09:00Z"/>
        </w:rPr>
      </w:pPr>
      <w:r>
        <w:t xml:space="preserve">Самостоятельная работа по SQL </w:t>
      </w:r>
      <w:proofErr w:type="spellStart"/>
      <w:r>
        <w:t>Server</w:t>
      </w:r>
      <w:proofErr w:type="spellEnd"/>
      <w:r>
        <w:t xml:space="preserve"> (T-SQL)</w:t>
      </w:r>
      <w:r>
        <w:br/>
      </w:r>
      <w:r>
        <w:br/>
        <w:t>---</w:t>
      </w:r>
      <w:r>
        <w:br/>
      </w:r>
      <w:r>
        <w:br/>
        <w:t xml:space="preserve">Часть 1. Теоретические вопросы </w:t>
      </w:r>
      <w:r>
        <w:br/>
      </w:r>
      <w:r>
        <w:br/>
        <w:t>Ответьте кратко (2–4 предложения):</w:t>
      </w:r>
      <w:r>
        <w:br/>
      </w:r>
      <w:r>
        <w:br/>
        <w:t>1. В чём разница между WHERE и HAVING?</w:t>
      </w:r>
    </w:p>
    <w:p w14:paraId="5181A1F3" w14:textId="0BFB93B9" w:rsidR="00C201AC" w:rsidRPr="00E333C8" w:rsidRDefault="002C43EB" w:rsidP="007266E7">
      <w:pPr>
        <w:pStyle w:val="a3"/>
        <w:rPr>
          <w:ins w:id="1" w:author="studentcoll" w:date="2026-09-30T15:10:00Z"/>
          <w:color w:val="4472C4" w:themeColor="accent1"/>
          <w:rPrChange w:id="2" w:author="studentcoll" w:date="2026-09-30T15:40:00Z">
            <w:rPr>
              <w:ins w:id="3" w:author="studentcoll" w:date="2026-09-30T15:10:00Z"/>
            </w:rPr>
          </w:rPrChange>
        </w:rPr>
      </w:pPr>
      <w:ins w:id="4" w:author="studentcoll" w:date="2026-09-30T16:13:00Z">
        <w:r>
          <w:rPr>
            <w:color w:val="4472C4" w:themeColor="accent1"/>
            <w:lang w:val="en-US"/>
          </w:rPr>
          <w:t>WHER</w:t>
        </w:r>
      </w:ins>
      <w:ins w:id="5" w:author="studentcoll" w:date="2026-09-30T16:14:00Z">
        <w:r>
          <w:rPr>
            <w:color w:val="4472C4" w:themeColor="accent1"/>
            <w:lang w:val="en-US"/>
          </w:rPr>
          <w:t>E</w:t>
        </w:r>
      </w:ins>
      <w:ins w:id="6" w:author="studentcoll" w:date="2026-09-30T15:10:00Z">
        <w:r w:rsidR="00C201AC" w:rsidRPr="00E333C8">
          <w:rPr>
            <w:color w:val="4472C4" w:themeColor="accent1"/>
            <w:rPrChange w:id="7" w:author="studentcoll" w:date="2026-09-30T15:40:00Z">
              <w:rPr>
                <w:lang w:val="en-US"/>
              </w:rPr>
            </w:rPrChange>
          </w:rPr>
          <w:t xml:space="preserve"> – </w:t>
        </w:r>
        <w:r w:rsidR="00C201AC" w:rsidRPr="00E333C8">
          <w:rPr>
            <w:color w:val="4472C4" w:themeColor="accent1"/>
            <w:rPrChange w:id="8" w:author="studentcoll" w:date="2026-09-30T15:40:00Z">
              <w:rPr/>
            </w:rPrChange>
          </w:rPr>
          <w:t>указание места откуда берутся данные</w:t>
        </w:r>
      </w:ins>
      <w:ins w:id="9" w:author="studentcoll" w:date="2026-09-30T15:11:00Z">
        <w:r w:rsidR="00C201AC" w:rsidRPr="00E333C8">
          <w:rPr>
            <w:color w:val="4472C4" w:themeColor="accent1"/>
            <w:rPrChange w:id="10" w:author="studentcoll" w:date="2026-09-30T15:40:00Z">
              <w:rPr/>
            </w:rPrChange>
          </w:rPr>
          <w:t>. Перевод – где, откуда.</w:t>
        </w:r>
      </w:ins>
    </w:p>
    <w:p w14:paraId="6C2E53E9" w14:textId="77777777" w:rsidR="00E333C8" w:rsidRDefault="00C201AC" w:rsidP="007266E7">
      <w:pPr>
        <w:pStyle w:val="a3"/>
        <w:rPr>
          <w:ins w:id="11" w:author="studentcoll" w:date="2026-09-30T15:40:00Z"/>
          <w:color w:val="4472C4" w:themeColor="accent1"/>
        </w:rPr>
      </w:pPr>
      <w:ins w:id="12" w:author="studentcoll" w:date="2026-09-30T15:10:00Z">
        <w:r w:rsidRPr="00E333C8">
          <w:rPr>
            <w:color w:val="4472C4" w:themeColor="accent1"/>
            <w:lang w:val="en-US"/>
            <w:rPrChange w:id="13" w:author="studentcoll" w:date="2026-09-30T15:40:00Z">
              <w:rPr>
                <w:lang w:val="en-US"/>
              </w:rPr>
            </w:rPrChange>
          </w:rPr>
          <w:t>HAVING</w:t>
        </w:r>
        <w:r w:rsidRPr="00E333C8">
          <w:rPr>
            <w:color w:val="4472C4" w:themeColor="accent1"/>
            <w:rPrChange w:id="14" w:author="studentcoll" w:date="2026-09-30T15:40:00Z">
              <w:rPr>
                <w:lang w:val="en-US"/>
              </w:rPr>
            </w:rPrChange>
          </w:rPr>
          <w:t xml:space="preserve"> – </w:t>
        </w:r>
        <w:r w:rsidRPr="00E333C8">
          <w:rPr>
            <w:color w:val="4472C4" w:themeColor="accent1"/>
            <w:rPrChange w:id="15" w:author="studentcoll" w:date="2026-09-30T15:40:00Z">
              <w:rPr/>
            </w:rPrChange>
          </w:rPr>
          <w:t>данные обязательно должны быть при</w:t>
        </w:r>
      </w:ins>
      <w:ins w:id="16" w:author="studentcoll" w:date="2026-09-30T15:11:00Z">
        <w:r w:rsidRPr="00E333C8">
          <w:rPr>
            <w:color w:val="4472C4" w:themeColor="accent1"/>
            <w:rPrChange w:id="17" w:author="studentcoll" w:date="2026-09-30T15:40:00Z">
              <w:rPr/>
            </w:rPrChange>
          </w:rPr>
          <w:t xml:space="preserve"> запросе. Перевод – имеет.</w:t>
        </w:r>
      </w:ins>
    </w:p>
    <w:p w14:paraId="23E2EBD6" w14:textId="50A88620" w:rsidR="00C201AC" w:rsidRDefault="007266E7" w:rsidP="007266E7">
      <w:pPr>
        <w:pStyle w:val="a3"/>
        <w:rPr>
          <w:ins w:id="18" w:author="studentcoll" w:date="2026-09-30T15:11:00Z"/>
        </w:rPr>
      </w:pPr>
      <w:r>
        <w:br/>
        <w:t>2. Чем UNION отличается от UNION ALL?</w:t>
      </w:r>
    </w:p>
    <w:p w14:paraId="6A016C37" w14:textId="7EAEDF97" w:rsidR="00C201AC" w:rsidRPr="00E333C8" w:rsidRDefault="00C201AC" w:rsidP="007266E7">
      <w:pPr>
        <w:pStyle w:val="a3"/>
        <w:rPr>
          <w:ins w:id="19" w:author="studentcoll" w:date="2026-09-30T15:12:00Z"/>
          <w:color w:val="4472C4" w:themeColor="accent1"/>
          <w:rPrChange w:id="20" w:author="studentcoll" w:date="2026-09-30T15:40:00Z">
            <w:rPr>
              <w:ins w:id="21" w:author="studentcoll" w:date="2026-09-30T15:12:00Z"/>
            </w:rPr>
          </w:rPrChange>
        </w:rPr>
      </w:pPr>
      <w:ins w:id="22" w:author="studentcoll" w:date="2026-09-30T15:11:00Z">
        <w:r w:rsidRPr="00E333C8">
          <w:rPr>
            <w:color w:val="4472C4" w:themeColor="accent1"/>
            <w:rPrChange w:id="23" w:author="studentcoll" w:date="2026-09-30T15:40:00Z">
              <w:rPr/>
            </w:rPrChange>
          </w:rPr>
          <w:t xml:space="preserve">При </w:t>
        </w:r>
      </w:ins>
      <w:ins w:id="24" w:author="studentcoll" w:date="2026-09-30T15:12:00Z">
        <w:r w:rsidRPr="00E333C8">
          <w:rPr>
            <w:color w:val="4472C4" w:themeColor="accent1"/>
            <w:lang w:val="en-US"/>
            <w:rPrChange w:id="25" w:author="studentcoll" w:date="2026-09-30T15:40:00Z">
              <w:rPr>
                <w:lang w:val="en-US"/>
              </w:rPr>
            </w:rPrChange>
          </w:rPr>
          <w:t>UNION</w:t>
        </w:r>
        <w:r w:rsidRPr="00E333C8">
          <w:rPr>
            <w:color w:val="4472C4" w:themeColor="accent1"/>
            <w:rPrChange w:id="26" w:author="studentcoll" w:date="2026-09-30T15:40:00Z">
              <w:rPr>
                <w:lang w:val="en-US"/>
              </w:rPr>
            </w:rPrChange>
          </w:rPr>
          <w:t xml:space="preserve"> </w:t>
        </w:r>
        <w:r w:rsidRPr="00E333C8">
          <w:rPr>
            <w:color w:val="4472C4" w:themeColor="accent1"/>
            <w:rPrChange w:id="27" w:author="studentcoll" w:date="2026-09-30T15:40:00Z">
              <w:rPr/>
            </w:rPrChange>
          </w:rPr>
          <w:t xml:space="preserve">мы </w:t>
        </w:r>
      </w:ins>
      <w:ins w:id="28" w:author="studentcoll" w:date="2026-09-30T15:37:00Z">
        <w:r w:rsidR="00E333C8" w:rsidRPr="00E333C8">
          <w:rPr>
            <w:color w:val="4472C4" w:themeColor="accent1"/>
            <w:rPrChange w:id="29" w:author="studentcoll" w:date="2026-09-30T15:40:00Z">
              <w:rPr/>
            </w:rPrChange>
          </w:rPr>
          <w:t>объявляем,</w:t>
        </w:r>
      </w:ins>
      <w:ins w:id="30" w:author="studentcoll" w:date="2026-09-30T15:12:00Z">
        <w:r w:rsidRPr="00E333C8">
          <w:rPr>
            <w:color w:val="4472C4" w:themeColor="accent1"/>
            <w:rPrChange w:id="31" w:author="studentcoll" w:date="2026-09-30T15:40:00Z">
              <w:rPr/>
            </w:rPrChange>
          </w:rPr>
          <w:t xml:space="preserve"> что именно соединяем.</w:t>
        </w:r>
      </w:ins>
      <w:ins w:id="32" w:author="studentcoll" w:date="2026-09-30T15:44:00Z">
        <w:r w:rsidR="00D653CF">
          <w:rPr>
            <w:color w:val="4472C4" w:themeColor="accent1"/>
          </w:rPr>
          <w:t xml:space="preserve"> (удаляет дубликаты запросов)</w:t>
        </w:r>
      </w:ins>
    </w:p>
    <w:p w14:paraId="28426BA7" w14:textId="0275BEDE" w:rsidR="00E333C8" w:rsidRDefault="00C201AC" w:rsidP="007266E7">
      <w:pPr>
        <w:pStyle w:val="a3"/>
        <w:rPr>
          <w:ins w:id="33" w:author="studentcoll" w:date="2026-09-30T15:40:00Z"/>
          <w:color w:val="4472C4" w:themeColor="accent1"/>
        </w:rPr>
      </w:pPr>
      <w:ins w:id="34" w:author="studentcoll" w:date="2026-09-30T15:12:00Z">
        <w:r w:rsidRPr="00E333C8">
          <w:rPr>
            <w:color w:val="4472C4" w:themeColor="accent1"/>
            <w:rPrChange w:id="35" w:author="studentcoll" w:date="2026-09-30T15:40:00Z">
              <w:rPr/>
            </w:rPrChange>
          </w:rPr>
          <w:t xml:space="preserve">При </w:t>
        </w:r>
        <w:r w:rsidRPr="00E333C8">
          <w:rPr>
            <w:color w:val="4472C4" w:themeColor="accent1"/>
            <w:lang w:val="en-US"/>
            <w:rPrChange w:id="36" w:author="studentcoll" w:date="2026-09-30T15:40:00Z">
              <w:rPr>
                <w:lang w:val="en-US"/>
              </w:rPr>
            </w:rPrChange>
          </w:rPr>
          <w:t>UNION</w:t>
        </w:r>
        <w:r w:rsidRPr="00E333C8">
          <w:rPr>
            <w:color w:val="4472C4" w:themeColor="accent1"/>
            <w:rPrChange w:id="37" w:author="studentcoll" w:date="2026-09-30T15:40:00Z">
              <w:rPr>
                <w:lang w:val="en-US"/>
              </w:rPr>
            </w:rPrChange>
          </w:rPr>
          <w:t xml:space="preserve"> </w:t>
        </w:r>
        <w:r w:rsidRPr="00E333C8">
          <w:rPr>
            <w:color w:val="4472C4" w:themeColor="accent1"/>
            <w:lang w:val="en-US"/>
            <w:rPrChange w:id="38" w:author="studentcoll" w:date="2026-09-30T15:40:00Z">
              <w:rPr>
                <w:lang w:val="en-US"/>
              </w:rPr>
            </w:rPrChange>
          </w:rPr>
          <w:t>ALL</w:t>
        </w:r>
        <w:r w:rsidRPr="00E333C8">
          <w:rPr>
            <w:color w:val="4472C4" w:themeColor="accent1"/>
            <w:rPrChange w:id="39" w:author="studentcoll" w:date="2026-09-30T15:40:00Z">
              <w:rPr>
                <w:lang w:val="en-US"/>
              </w:rPr>
            </w:rPrChange>
          </w:rPr>
          <w:t xml:space="preserve"> </w:t>
        </w:r>
        <w:r w:rsidRPr="00E333C8">
          <w:rPr>
            <w:color w:val="4472C4" w:themeColor="accent1"/>
            <w:rPrChange w:id="40" w:author="studentcoll" w:date="2026-09-30T15:40:00Z">
              <w:rPr/>
            </w:rPrChange>
          </w:rPr>
          <w:t>мы соединяем все.</w:t>
        </w:r>
      </w:ins>
      <w:ins w:id="41" w:author="studentcoll" w:date="2026-09-30T15:44:00Z">
        <w:r w:rsidR="00D653CF">
          <w:rPr>
            <w:color w:val="4472C4" w:themeColor="accent1"/>
          </w:rPr>
          <w:t xml:space="preserve"> </w:t>
        </w:r>
        <w:r w:rsidR="00D653CF">
          <w:rPr>
            <w:color w:val="4472C4" w:themeColor="accent1"/>
          </w:rPr>
          <w:t>(</w:t>
        </w:r>
        <w:r w:rsidR="00D653CF">
          <w:rPr>
            <w:color w:val="4472C4" w:themeColor="accent1"/>
          </w:rPr>
          <w:t xml:space="preserve">не </w:t>
        </w:r>
        <w:r w:rsidR="00D653CF">
          <w:rPr>
            <w:color w:val="4472C4" w:themeColor="accent1"/>
          </w:rPr>
          <w:t>удаляет дубликаты запросов)</w:t>
        </w:r>
      </w:ins>
    </w:p>
    <w:p w14:paraId="2DB49F2B" w14:textId="48560D20" w:rsidR="00C201AC" w:rsidRDefault="007266E7" w:rsidP="007266E7">
      <w:pPr>
        <w:pStyle w:val="a3"/>
        <w:rPr>
          <w:ins w:id="42" w:author="studentcoll" w:date="2026-09-30T15:12:00Z"/>
        </w:rPr>
      </w:pPr>
      <w:r w:rsidRPr="00E333C8">
        <w:rPr>
          <w:color w:val="4472C4" w:themeColor="accent1"/>
          <w:rPrChange w:id="43" w:author="studentcoll" w:date="2026-09-30T15:40:00Z">
            <w:rPr/>
          </w:rPrChange>
        </w:rPr>
        <w:br/>
      </w:r>
      <w:r>
        <w:t>3. Что такое APPLY и в чём разница между CROSS APPLY и OUTER APPLY?</w:t>
      </w:r>
    </w:p>
    <w:p w14:paraId="7C4430DF" w14:textId="77777777" w:rsidR="00E333C8" w:rsidRPr="00E333C8" w:rsidRDefault="00DF6E7A" w:rsidP="007266E7">
      <w:pPr>
        <w:pStyle w:val="a3"/>
        <w:rPr>
          <w:ins w:id="44" w:author="studentcoll" w:date="2026-09-30T15:40:00Z"/>
          <w:color w:val="4472C4" w:themeColor="accent1"/>
          <w:rPrChange w:id="45" w:author="studentcoll" w:date="2026-09-30T15:40:00Z">
            <w:rPr>
              <w:ins w:id="46" w:author="studentcoll" w:date="2026-09-30T15:40:00Z"/>
            </w:rPr>
          </w:rPrChange>
        </w:rPr>
      </w:pPr>
      <w:ins w:id="47" w:author="studentcoll" w:date="2026-09-30T15:36:00Z">
        <w:r w:rsidRPr="00E333C8">
          <w:rPr>
            <w:color w:val="4472C4" w:themeColor="accent1"/>
            <w:lang w:val="en-US"/>
            <w:rPrChange w:id="48" w:author="studentcoll" w:date="2026-09-30T15:40:00Z">
              <w:rPr>
                <w:lang w:val="en-US"/>
              </w:rPr>
            </w:rPrChange>
          </w:rPr>
          <w:t>A</w:t>
        </w:r>
      </w:ins>
      <w:ins w:id="49" w:author="studentcoll" w:date="2026-09-30T15:39:00Z">
        <w:r w:rsidR="00E333C8" w:rsidRPr="00E333C8">
          <w:rPr>
            <w:color w:val="4472C4" w:themeColor="accent1"/>
            <w:lang w:val="en-US"/>
            <w:rPrChange w:id="50" w:author="studentcoll" w:date="2026-09-30T15:40:00Z">
              <w:rPr>
                <w:lang w:val="en-US"/>
              </w:rPr>
            </w:rPrChange>
          </w:rPr>
          <w:t>PPLY</w:t>
        </w:r>
      </w:ins>
      <w:ins w:id="51" w:author="studentcoll" w:date="2026-09-30T15:36:00Z">
        <w:r w:rsidRPr="00E333C8">
          <w:rPr>
            <w:color w:val="4472C4" w:themeColor="accent1"/>
            <w:rPrChange w:id="52" w:author="studentcoll" w:date="2026-09-30T15:40:00Z">
              <w:rPr>
                <w:lang w:val="en-US"/>
              </w:rPr>
            </w:rPrChange>
          </w:rPr>
          <w:t xml:space="preserve"> – </w:t>
        </w:r>
        <w:r w:rsidRPr="00E333C8">
          <w:rPr>
            <w:color w:val="4472C4" w:themeColor="accent1"/>
            <w:rPrChange w:id="53" w:author="studentcoll" w:date="2026-09-30T15:40:00Z">
              <w:rPr/>
            </w:rPrChange>
          </w:rPr>
          <w:t>функция позволяющая вызывать данные (</w:t>
        </w:r>
        <w:r w:rsidRPr="00E333C8">
          <w:rPr>
            <w:color w:val="4472C4" w:themeColor="accent1"/>
            <w:rPrChange w:id="54" w:author="studentcoll" w:date="2026-09-30T15:40:00Z">
              <w:rPr>
                <w:lang w:val="en-US"/>
              </w:rPr>
            </w:rPrChange>
          </w:rPr>
          <w:t xml:space="preserve">?) </w:t>
        </w:r>
        <w:r w:rsidRPr="00E333C8">
          <w:rPr>
            <w:color w:val="4472C4" w:themeColor="accent1"/>
            <w:rPrChange w:id="55" w:author="studentcoll" w:date="2026-09-30T15:40:00Z">
              <w:rPr/>
            </w:rPrChange>
          </w:rPr>
          <w:t xml:space="preserve">для каждой строки. </w:t>
        </w:r>
        <w:r w:rsidR="00E333C8" w:rsidRPr="00E333C8">
          <w:rPr>
            <w:color w:val="4472C4" w:themeColor="accent1"/>
            <w:lang w:val="en-US"/>
            <w:rPrChange w:id="56" w:author="studentcoll" w:date="2026-09-30T15:40:00Z">
              <w:rPr>
                <w:lang w:val="en-US"/>
              </w:rPr>
            </w:rPrChange>
          </w:rPr>
          <w:t>CROSS</w:t>
        </w:r>
        <w:r w:rsidR="00E333C8" w:rsidRPr="00E333C8">
          <w:rPr>
            <w:color w:val="4472C4" w:themeColor="accent1"/>
            <w:rPrChange w:id="57" w:author="studentcoll" w:date="2026-09-30T15:40:00Z">
              <w:rPr>
                <w:lang w:val="en-US"/>
              </w:rPr>
            </w:rPrChange>
          </w:rPr>
          <w:t xml:space="preserve"> </w:t>
        </w:r>
        <w:r w:rsidR="00E333C8" w:rsidRPr="00E333C8">
          <w:rPr>
            <w:color w:val="4472C4" w:themeColor="accent1"/>
            <w:lang w:val="en-US"/>
            <w:rPrChange w:id="58" w:author="studentcoll" w:date="2026-09-30T15:40:00Z">
              <w:rPr>
                <w:lang w:val="en-US"/>
              </w:rPr>
            </w:rPrChange>
          </w:rPr>
          <w:t>APPLY</w:t>
        </w:r>
      </w:ins>
      <w:ins w:id="59" w:author="studentcoll" w:date="2026-09-30T15:38:00Z">
        <w:r w:rsidR="00E333C8" w:rsidRPr="00E333C8">
          <w:rPr>
            <w:color w:val="4472C4" w:themeColor="accent1"/>
            <w:rPrChange w:id="60" w:author="studentcoll" w:date="2026-09-30T15:40:00Z">
              <w:rPr/>
            </w:rPrChange>
          </w:rPr>
          <w:t xml:space="preserve"> – отбрасывает левую часть фильтра и обнуляет</w:t>
        </w:r>
      </w:ins>
      <w:ins w:id="61" w:author="studentcoll" w:date="2026-09-30T15:36:00Z">
        <w:r w:rsidR="00E333C8" w:rsidRPr="00E333C8">
          <w:rPr>
            <w:color w:val="4472C4" w:themeColor="accent1"/>
            <w:rPrChange w:id="62" w:author="studentcoll" w:date="2026-09-30T15:40:00Z">
              <w:rPr>
                <w:lang w:val="en-US"/>
              </w:rPr>
            </w:rPrChange>
          </w:rPr>
          <w:t xml:space="preserve"> </w:t>
        </w:r>
        <w:r w:rsidR="00E333C8" w:rsidRPr="00E333C8">
          <w:rPr>
            <w:color w:val="4472C4" w:themeColor="accent1"/>
            <w:rPrChange w:id="63" w:author="studentcoll" w:date="2026-09-30T15:40:00Z">
              <w:rPr/>
            </w:rPrChange>
          </w:rPr>
          <w:t xml:space="preserve">И </w:t>
        </w:r>
        <w:r w:rsidR="00E333C8" w:rsidRPr="00E333C8">
          <w:rPr>
            <w:color w:val="4472C4" w:themeColor="accent1"/>
            <w:lang w:val="en-US"/>
            <w:rPrChange w:id="64" w:author="studentcoll" w:date="2026-09-30T15:40:00Z">
              <w:rPr>
                <w:lang w:val="en-US"/>
              </w:rPr>
            </w:rPrChange>
          </w:rPr>
          <w:t>OUTER</w:t>
        </w:r>
        <w:r w:rsidR="00E333C8" w:rsidRPr="00E333C8">
          <w:rPr>
            <w:color w:val="4472C4" w:themeColor="accent1"/>
            <w:rPrChange w:id="65" w:author="studentcoll" w:date="2026-09-30T15:40:00Z">
              <w:rPr>
                <w:lang w:val="en-US"/>
              </w:rPr>
            </w:rPrChange>
          </w:rPr>
          <w:t xml:space="preserve"> </w:t>
        </w:r>
      </w:ins>
      <w:ins w:id="66" w:author="studentcoll" w:date="2026-09-30T15:37:00Z">
        <w:r w:rsidR="00E333C8" w:rsidRPr="00E333C8">
          <w:rPr>
            <w:color w:val="4472C4" w:themeColor="accent1"/>
            <w:lang w:val="en-US"/>
            <w:rPrChange w:id="67" w:author="studentcoll" w:date="2026-09-30T15:40:00Z">
              <w:rPr>
                <w:lang w:val="en-US"/>
              </w:rPr>
            </w:rPrChange>
          </w:rPr>
          <w:t>APPLY</w:t>
        </w:r>
        <w:r w:rsidR="00E333C8" w:rsidRPr="00E333C8">
          <w:rPr>
            <w:color w:val="4472C4" w:themeColor="accent1"/>
            <w:rPrChange w:id="68" w:author="studentcoll" w:date="2026-09-30T15:40:00Z">
              <w:rPr>
                <w:lang w:val="en-US"/>
              </w:rPr>
            </w:rPrChange>
          </w:rPr>
          <w:t xml:space="preserve"> </w:t>
        </w:r>
      </w:ins>
      <w:ins w:id="69" w:author="studentcoll" w:date="2026-09-30T15:39:00Z">
        <w:r w:rsidR="00E333C8" w:rsidRPr="00E333C8">
          <w:rPr>
            <w:color w:val="4472C4" w:themeColor="accent1"/>
            <w:rPrChange w:id="70" w:author="studentcoll" w:date="2026-09-30T15:40:00Z">
              <w:rPr/>
            </w:rPrChange>
          </w:rPr>
          <w:t xml:space="preserve">– если правая часть ничего не вернула строка запроса остается а вывод будет </w:t>
        </w:r>
        <w:r w:rsidR="00E333C8" w:rsidRPr="00E333C8">
          <w:rPr>
            <w:color w:val="4472C4" w:themeColor="accent1"/>
            <w:lang w:val="en-US"/>
            <w:rPrChange w:id="71" w:author="studentcoll" w:date="2026-09-30T15:40:00Z">
              <w:rPr>
                <w:lang w:val="en-US"/>
              </w:rPr>
            </w:rPrChange>
          </w:rPr>
          <w:t>null</w:t>
        </w:r>
        <w:r w:rsidR="00E333C8" w:rsidRPr="00E333C8">
          <w:rPr>
            <w:color w:val="4472C4" w:themeColor="accent1"/>
            <w:rPrChange w:id="72" w:author="studentcoll" w:date="2026-09-30T15:40:00Z">
              <w:rPr>
                <w:lang w:val="en-US"/>
              </w:rPr>
            </w:rPrChange>
          </w:rPr>
          <w:t>. (</w:t>
        </w:r>
        <w:r w:rsidR="00E333C8" w:rsidRPr="00E333C8">
          <w:rPr>
            <w:color w:val="4472C4" w:themeColor="accent1"/>
            <w:lang w:val="en-US"/>
            <w:rPrChange w:id="73" w:author="studentcoll" w:date="2026-09-30T15:40:00Z">
              <w:rPr>
                <w:lang w:val="en-US"/>
              </w:rPr>
            </w:rPrChange>
          </w:rPr>
          <w:t>that</w:t>
        </w:r>
        <w:r w:rsidR="00E333C8" w:rsidRPr="00E333C8">
          <w:rPr>
            <w:color w:val="4472C4" w:themeColor="accent1"/>
            <w:rPrChange w:id="74" w:author="studentcoll" w:date="2026-09-30T15:40:00Z">
              <w:rPr>
                <w:lang w:val="en-US"/>
              </w:rPr>
            </w:rPrChange>
          </w:rPr>
          <w:t>’</w:t>
        </w:r>
        <w:r w:rsidR="00E333C8" w:rsidRPr="00E333C8">
          <w:rPr>
            <w:color w:val="4472C4" w:themeColor="accent1"/>
            <w:lang w:val="en-US"/>
            <w:rPrChange w:id="75" w:author="studentcoll" w:date="2026-09-30T15:40:00Z">
              <w:rPr>
                <w:lang w:val="en-US"/>
              </w:rPr>
            </w:rPrChange>
          </w:rPr>
          <w:t>s</w:t>
        </w:r>
        <w:r w:rsidR="00E333C8" w:rsidRPr="00E333C8">
          <w:rPr>
            <w:color w:val="4472C4" w:themeColor="accent1"/>
            <w:rPrChange w:id="76" w:author="studentcoll" w:date="2026-09-30T15:40:00Z">
              <w:rPr>
                <w:lang w:val="en-US"/>
              </w:rPr>
            </w:rPrChange>
          </w:rPr>
          <w:t xml:space="preserve"> </w:t>
        </w:r>
        <w:r w:rsidR="00E333C8" w:rsidRPr="00E333C8">
          <w:rPr>
            <w:color w:val="4472C4" w:themeColor="accent1"/>
            <w:lang w:val="en-US"/>
            <w:rPrChange w:id="77" w:author="studentcoll" w:date="2026-09-30T15:40:00Z">
              <w:rPr>
                <w:lang w:val="en-US"/>
              </w:rPr>
            </w:rPrChange>
          </w:rPr>
          <w:t>all</w:t>
        </w:r>
        <w:r w:rsidR="00E333C8" w:rsidRPr="00E333C8">
          <w:rPr>
            <w:color w:val="4472C4" w:themeColor="accent1"/>
            <w:rPrChange w:id="78" w:author="studentcoll" w:date="2026-09-30T15:40:00Z">
              <w:rPr>
                <w:lang w:val="en-US"/>
              </w:rPr>
            </w:rPrChange>
          </w:rPr>
          <w:t xml:space="preserve"> </w:t>
        </w:r>
        <w:r w:rsidR="00E333C8" w:rsidRPr="00E333C8">
          <w:rPr>
            <w:color w:val="4472C4" w:themeColor="accent1"/>
            <w:lang w:val="en-US"/>
            <w:rPrChange w:id="79" w:author="studentcoll" w:date="2026-09-30T15:40:00Z">
              <w:rPr>
                <w:lang w:val="en-US"/>
              </w:rPr>
            </w:rPrChange>
          </w:rPr>
          <w:t>I</w:t>
        </w:r>
        <w:r w:rsidR="00E333C8" w:rsidRPr="00E333C8">
          <w:rPr>
            <w:color w:val="4472C4" w:themeColor="accent1"/>
            <w:rPrChange w:id="80" w:author="studentcoll" w:date="2026-09-30T15:40:00Z">
              <w:rPr>
                <w:lang w:val="en-US"/>
              </w:rPr>
            </w:rPrChange>
          </w:rPr>
          <w:t xml:space="preserve"> </w:t>
        </w:r>
      </w:ins>
      <w:ins w:id="81" w:author="studentcoll" w:date="2026-09-30T15:40:00Z">
        <w:r w:rsidR="00E333C8" w:rsidRPr="00E333C8">
          <w:rPr>
            <w:color w:val="4472C4" w:themeColor="accent1"/>
            <w:lang w:val="en-US"/>
            <w:rPrChange w:id="82" w:author="studentcoll" w:date="2026-09-30T15:40:00Z">
              <w:rPr>
                <w:lang w:val="en-US"/>
              </w:rPr>
            </w:rPrChange>
          </w:rPr>
          <w:t>remember</w:t>
        </w:r>
      </w:ins>
      <w:ins w:id="83" w:author="studentcoll" w:date="2026-09-30T15:39:00Z">
        <w:r w:rsidR="00E333C8" w:rsidRPr="00E333C8">
          <w:rPr>
            <w:color w:val="4472C4" w:themeColor="accent1"/>
            <w:rPrChange w:id="84" w:author="studentcoll" w:date="2026-09-30T15:40:00Z">
              <w:rPr>
                <w:lang w:val="en-US"/>
              </w:rPr>
            </w:rPrChange>
          </w:rPr>
          <w:t>)</w:t>
        </w:r>
      </w:ins>
    </w:p>
    <w:p w14:paraId="26F30A88" w14:textId="5B3ADD2F" w:rsidR="00C201AC" w:rsidRDefault="007266E7" w:rsidP="007266E7">
      <w:pPr>
        <w:pStyle w:val="a3"/>
        <w:rPr>
          <w:ins w:id="85" w:author="studentcoll" w:date="2026-09-30T15:12:00Z"/>
        </w:rPr>
      </w:pPr>
      <w:r>
        <w:br/>
        <w:t>4. Чем отличается VIEW от хранимой процедуры? Приведите по одному примеру, когда что использовать.</w:t>
      </w:r>
    </w:p>
    <w:p w14:paraId="28D05220" w14:textId="47FA31EC" w:rsidR="00C201AC" w:rsidRPr="00E333C8" w:rsidRDefault="00C201AC" w:rsidP="007266E7">
      <w:pPr>
        <w:pStyle w:val="a3"/>
        <w:rPr>
          <w:ins w:id="86" w:author="studentcoll" w:date="2026-09-30T15:13:00Z"/>
          <w:color w:val="4472C4" w:themeColor="accent1"/>
          <w:rPrChange w:id="87" w:author="studentcoll" w:date="2026-09-30T15:43:00Z">
            <w:rPr>
              <w:ins w:id="88" w:author="studentcoll" w:date="2026-09-30T15:13:00Z"/>
            </w:rPr>
          </w:rPrChange>
        </w:rPr>
      </w:pPr>
      <w:ins w:id="89" w:author="studentcoll" w:date="2026-09-30T15:12:00Z">
        <w:r w:rsidRPr="00E333C8">
          <w:rPr>
            <w:color w:val="4472C4" w:themeColor="accent1"/>
            <w:lang w:val="en-US"/>
            <w:rPrChange w:id="90" w:author="studentcoll" w:date="2026-09-30T15:40:00Z">
              <w:rPr>
                <w:lang w:val="en-US"/>
              </w:rPr>
            </w:rPrChange>
          </w:rPr>
          <w:t>VIEW</w:t>
        </w:r>
        <w:r w:rsidRPr="00E333C8">
          <w:rPr>
            <w:color w:val="4472C4" w:themeColor="accent1"/>
            <w:rPrChange w:id="91" w:author="studentcoll" w:date="2026-09-30T15:40:00Z">
              <w:rPr>
                <w:lang w:val="en-US"/>
              </w:rPr>
            </w:rPrChange>
          </w:rPr>
          <w:t xml:space="preserve"> </w:t>
        </w:r>
      </w:ins>
      <w:ins w:id="92" w:author="studentcoll" w:date="2026-09-30T15:13:00Z">
        <w:r w:rsidRPr="00E333C8">
          <w:rPr>
            <w:color w:val="4472C4" w:themeColor="accent1"/>
            <w:rPrChange w:id="93" w:author="studentcoll" w:date="2026-09-30T15:40:00Z">
              <w:rPr>
                <w:lang w:val="en-US"/>
              </w:rPr>
            </w:rPrChange>
          </w:rPr>
          <w:t>–</w:t>
        </w:r>
      </w:ins>
      <w:ins w:id="94" w:author="studentcoll" w:date="2026-09-30T15:12:00Z">
        <w:r w:rsidRPr="00E333C8">
          <w:rPr>
            <w:color w:val="4472C4" w:themeColor="accent1"/>
            <w:rPrChange w:id="95" w:author="studentcoll" w:date="2026-09-30T15:40:00Z">
              <w:rPr>
                <w:lang w:val="en-US"/>
              </w:rPr>
            </w:rPrChange>
          </w:rPr>
          <w:t xml:space="preserve"> </w:t>
        </w:r>
      </w:ins>
      <w:ins w:id="96" w:author="studentcoll" w:date="2026-09-30T15:13:00Z">
        <w:r w:rsidRPr="00E333C8">
          <w:rPr>
            <w:color w:val="4472C4" w:themeColor="accent1"/>
            <w:rPrChange w:id="97" w:author="studentcoll" w:date="2026-09-30T15:40:00Z">
              <w:rPr/>
            </w:rPrChange>
          </w:rPr>
          <w:t>автоматически является вложенной процедурой. Хранимую процедуру мы создаем сами.</w:t>
        </w:r>
      </w:ins>
    </w:p>
    <w:p w14:paraId="0FE06011" w14:textId="77777777" w:rsidR="00E333C8" w:rsidRDefault="00C201AC" w:rsidP="007266E7">
      <w:pPr>
        <w:pStyle w:val="a3"/>
        <w:rPr>
          <w:ins w:id="98" w:author="studentcoll" w:date="2026-09-30T15:40:00Z"/>
          <w:color w:val="4472C4" w:themeColor="accent1"/>
        </w:rPr>
      </w:pPr>
      <w:ins w:id="99" w:author="studentcoll" w:date="2026-09-30T15:13:00Z">
        <w:r w:rsidRPr="00E333C8">
          <w:rPr>
            <w:color w:val="4472C4" w:themeColor="accent1"/>
            <w:lang w:val="en-US"/>
            <w:rPrChange w:id="100" w:author="studentcoll" w:date="2026-09-30T15:40:00Z">
              <w:rPr>
                <w:lang w:val="en-US"/>
              </w:rPr>
            </w:rPrChange>
          </w:rPr>
          <w:t>View</w:t>
        </w:r>
        <w:r w:rsidRPr="00E333C8">
          <w:rPr>
            <w:color w:val="4472C4" w:themeColor="accent1"/>
            <w:rPrChange w:id="101" w:author="studentcoll" w:date="2026-09-30T15:40:00Z">
              <w:rPr>
                <w:lang w:val="en-US"/>
              </w:rPr>
            </w:rPrChange>
          </w:rPr>
          <w:t xml:space="preserve"> </w:t>
        </w:r>
        <w:r w:rsidRPr="00E333C8">
          <w:rPr>
            <w:color w:val="4472C4" w:themeColor="accent1"/>
            <w:rPrChange w:id="102" w:author="studentcoll" w:date="2026-09-30T15:40:00Z">
              <w:rPr/>
            </w:rPrChange>
          </w:rPr>
          <w:t xml:space="preserve">мы используем для просмотра </w:t>
        </w:r>
      </w:ins>
      <w:ins w:id="103" w:author="studentcoll" w:date="2026-09-30T15:14:00Z">
        <w:r w:rsidRPr="00E333C8">
          <w:rPr>
            <w:color w:val="4472C4" w:themeColor="accent1"/>
            <w:rPrChange w:id="104" w:author="studentcoll" w:date="2026-09-30T15:40:00Z">
              <w:rPr/>
            </w:rPrChange>
          </w:rPr>
          <w:t>данных</w:t>
        </w:r>
      </w:ins>
      <w:ins w:id="105" w:author="studentcoll" w:date="2026-09-30T15:13:00Z">
        <w:r w:rsidRPr="00E333C8">
          <w:rPr>
            <w:color w:val="4472C4" w:themeColor="accent1"/>
            <w:rPrChange w:id="106" w:author="studentcoll" w:date="2026-09-30T15:40:00Z">
              <w:rPr/>
            </w:rPrChange>
          </w:rPr>
          <w:t xml:space="preserve">, в то время как </w:t>
        </w:r>
      </w:ins>
      <w:ins w:id="107" w:author="studentcoll" w:date="2026-09-30T15:14:00Z">
        <w:r w:rsidRPr="00E333C8">
          <w:rPr>
            <w:color w:val="4472C4" w:themeColor="accent1"/>
            <w:rPrChange w:id="108" w:author="studentcoll" w:date="2026-09-30T15:40:00Z">
              <w:rPr/>
            </w:rPrChange>
          </w:rPr>
          <w:t>хранимую процедуру создаем сами.</w:t>
        </w:r>
      </w:ins>
    </w:p>
    <w:p w14:paraId="70D0D086" w14:textId="77777777" w:rsidR="00E333C8" w:rsidRDefault="007266E7" w:rsidP="007266E7">
      <w:pPr>
        <w:pStyle w:val="a3"/>
        <w:rPr>
          <w:ins w:id="109" w:author="studentcoll" w:date="2026-09-30T15:42:00Z"/>
        </w:rPr>
      </w:pPr>
      <w:r w:rsidRPr="00E333C8">
        <w:rPr>
          <w:color w:val="4472C4" w:themeColor="accent1"/>
          <w:rPrChange w:id="110" w:author="studentcoll" w:date="2026-09-30T15:40:00Z">
            <w:rPr/>
          </w:rPrChange>
        </w:rPr>
        <w:br/>
      </w:r>
      <w:r>
        <w:t>5. Что такое оконная функция? Чем она отличается от GROUP BY?</w:t>
      </w:r>
    </w:p>
    <w:p w14:paraId="692DD77C" w14:textId="18309D49" w:rsidR="007266E7" w:rsidRDefault="007266E7" w:rsidP="007266E7">
      <w:pPr>
        <w:pStyle w:val="a3"/>
      </w:pPr>
      <w:r>
        <w:br/>
      </w:r>
      <w:ins w:id="111" w:author="studentcoll" w:date="2026-09-30T15:41:00Z">
        <w:r w:rsidR="00E333C8" w:rsidRPr="00E333C8">
          <w:rPr>
            <w:color w:val="4472C4" w:themeColor="accent1"/>
            <w:rPrChange w:id="112" w:author="studentcoll" w:date="2026-09-30T15:42:00Z">
              <w:rPr/>
            </w:rPrChange>
          </w:rPr>
          <w:t xml:space="preserve">Оконная функция читает строки по отдельности, в то время как </w:t>
        </w:r>
        <w:r w:rsidR="00E333C8" w:rsidRPr="00E333C8">
          <w:rPr>
            <w:color w:val="4472C4" w:themeColor="accent1"/>
            <w:lang w:val="en-US"/>
            <w:rPrChange w:id="113" w:author="studentcoll" w:date="2026-09-30T15:42:00Z">
              <w:rPr>
                <w:lang w:val="en-US"/>
              </w:rPr>
            </w:rPrChange>
          </w:rPr>
          <w:t>GROUP</w:t>
        </w:r>
        <w:r w:rsidR="00E333C8" w:rsidRPr="00E333C8">
          <w:rPr>
            <w:color w:val="4472C4" w:themeColor="accent1"/>
            <w:rPrChange w:id="114" w:author="studentcoll" w:date="2026-09-30T15:42:00Z">
              <w:rPr>
                <w:lang w:val="en-US"/>
              </w:rPr>
            </w:rPrChange>
          </w:rPr>
          <w:t xml:space="preserve"> </w:t>
        </w:r>
        <w:r w:rsidR="00E333C8" w:rsidRPr="00E333C8">
          <w:rPr>
            <w:color w:val="4472C4" w:themeColor="accent1"/>
            <w:lang w:val="en-US"/>
            <w:rPrChange w:id="115" w:author="studentcoll" w:date="2026-09-30T15:42:00Z">
              <w:rPr>
                <w:lang w:val="en-US"/>
              </w:rPr>
            </w:rPrChange>
          </w:rPr>
          <w:t>BY</w:t>
        </w:r>
        <w:r w:rsidR="00E333C8" w:rsidRPr="00E333C8">
          <w:rPr>
            <w:color w:val="4472C4" w:themeColor="accent1"/>
            <w:rPrChange w:id="116" w:author="studentcoll" w:date="2026-09-30T15:42:00Z">
              <w:rPr>
                <w:lang w:val="en-US"/>
              </w:rPr>
            </w:rPrChange>
          </w:rPr>
          <w:t xml:space="preserve"> </w:t>
        </w:r>
        <w:r w:rsidR="00E333C8" w:rsidRPr="00E333C8">
          <w:rPr>
            <w:color w:val="4472C4" w:themeColor="accent1"/>
            <w:rPrChange w:id="117" w:author="studentcoll" w:date="2026-09-30T15:42:00Z">
              <w:rPr/>
            </w:rPrChange>
          </w:rPr>
          <w:t xml:space="preserve">нет </w:t>
        </w:r>
        <w:r w:rsidR="00E333C8" w:rsidRPr="00E333C8">
          <w:rPr>
            <w:color w:val="4472C4" w:themeColor="accent1"/>
            <w:lang w:val="en-US"/>
            <w:rPrChange w:id="118" w:author="studentcoll" w:date="2026-09-30T15:42:00Z">
              <w:rPr>
                <w:lang w:val="en-US"/>
              </w:rPr>
            </w:rPrChange>
          </w:rPr>
          <w:t>basically</w:t>
        </w:r>
      </w:ins>
      <w:ins w:id="119" w:author="studentcoll" w:date="2026-09-30T16:22:00Z">
        <w:r w:rsidR="00F05DA4" w:rsidRPr="00F05DA4">
          <w:rPr>
            <w:color w:val="4472C4" w:themeColor="accent1"/>
            <w:rPrChange w:id="120" w:author="studentcoll" w:date="2026-09-30T16:22:00Z">
              <w:rPr>
                <w:color w:val="4472C4" w:themeColor="accent1"/>
                <w:lang w:val="en-US"/>
              </w:rPr>
            </w:rPrChange>
          </w:rPr>
          <w:t xml:space="preserve">, </w:t>
        </w:r>
        <w:r w:rsidR="00F05DA4">
          <w:rPr>
            <w:color w:val="4472C4" w:themeColor="accent1"/>
          </w:rPr>
          <w:t>все в одной</w:t>
        </w:r>
      </w:ins>
      <w:ins w:id="121" w:author="studentcoll" w:date="2026-09-30T15:41:00Z">
        <w:r w:rsidR="00E333C8" w:rsidRPr="00E333C8">
          <w:rPr>
            <w:color w:val="4472C4" w:themeColor="accent1"/>
            <w:rPrChange w:id="122" w:author="studentcoll" w:date="2026-09-30T15:42:00Z">
              <w:rPr>
                <w:lang w:val="en-US"/>
              </w:rPr>
            </w:rPrChange>
          </w:rPr>
          <w:t>.</w:t>
        </w:r>
      </w:ins>
      <w:r>
        <w:br/>
        <w:t>---</w:t>
      </w:r>
    </w:p>
    <w:p w14:paraId="77DCE1A8" w14:textId="77777777" w:rsidR="007266E7" w:rsidRDefault="007266E7" w:rsidP="007266E7">
      <w:pPr>
        <w:pStyle w:val="a3"/>
      </w:pPr>
    </w:p>
    <w:p w14:paraId="2F2BFD21" w14:textId="77777777" w:rsidR="007266E7" w:rsidRDefault="007266E7" w:rsidP="007266E7">
      <w:pPr>
        <w:pStyle w:val="a3"/>
      </w:pPr>
    </w:p>
    <w:p w14:paraId="04BB7897" w14:textId="6FC9E390" w:rsidR="007266E7" w:rsidRDefault="007266E7" w:rsidP="007266E7">
      <w:pPr>
        <w:pStyle w:val="a3"/>
      </w:pPr>
      <w:r>
        <w:br/>
      </w:r>
      <w:r>
        <w:br/>
      </w:r>
      <w:r>
        <w:lastRenderedPageBreak/>
        <w:t xml:space="preserve">Часть 2. Практические задания </w:t>
      </w:r>
      <w:r>
        <w:br/>
      </w:r>
      <w:r>
        <w:br/>
        <w:t>Схема базы данных</w:t>
      </w:r>
    </w:p>
    <w:p w14:paraId="1FD4E26E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Employees (</w:t>
      </w:r>
    </w:p>
    <w:p w14:paraId="44FF6217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INT PRIMARY KEY,</w:t>
      </w:r>
    </w:p>
    <w:p w14:paraId="1462D4D0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         </w:t>
      </w:r>
      <w:proofErr w:type="gram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100)  NOT NULL,</w:t>
      </w:r>
    </w:p>
    <w:p w14:paraId="2E8AFBD7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ManagerID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INT NULL REFERENCES </w:t>
      </w:r>
      <w:proofErr w:type="gram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Employees(</w:t>
      </w:r>
      <w:proofErr w:type="spellStart"/>
      <w:proofErr w:type="gram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14:paraId="24EC3D80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DepartmentID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NOT NULL,</w:t>
      </w:r>
    </w:p>
    <w:p w14:paraId="16001B8A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Salary       </w:t>
      </w:r>
      <w:proofErr w:type="gram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DECIMAL(</w:t>
      </w:r>
      <w:proofErr w:type="gram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10,2)  NOT NULL,</w:t>
      </w:r>
    </w:p>
    <w:p w14:paraId="1D2D2DEA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HireDate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DATE           NOT NULL</w:t>
      </w:r>
    </w:p>
    <w:p w14:paraId="694726FF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69AFFF4B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1FE1C75A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Departments (</w:t>
      </w:r>
    </w:p>
    <w:p w14:paraId="33A978C6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DepartmentID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PRIMARY KEY,</w:t>
      </w:r>
    </w:p>
    <w:p w14:paraId="078B1CCC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Name         </w:t>
      </w:r>
      <w:proofErr w:type="gram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100) NOT NULL,</w:t>
      </w:r>
    </w:p>
    <w:p w14:paraId="7EDC81EA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City         </w:t>
      </w:r>
      <w:proofErr w:type="gram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NVARCHAR(</w:t>
      </w:r>
      <w:proofErr w:type="gram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50)</w:t>
      </w:r>
    </w:p>
    <w:p w14:paraId="6C70FCF8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45A5A5D0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ED6EFCE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CREATE TABLE Sales (</w:t>
      </w:r>
    </w:p>
    <w:p w14:paraId="16BAAA79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INT PRIMARY KEY,</w:t>
      </w:r>
    </w:p>
    <w:p w14:paraId="122AA885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INT NOT NULL REFERENCES </w:t>
      </w:r>
      <w:proofErr w:type="gram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Employees(</w:t>
      </w:r>
      <w:proofErr w:type="spellStart"/>
      <w:proofErr w:type="gram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EmployeeID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),</w:t>
      </w:r>
    </w:p>
    <w:p w14:paraId="098FB183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SaleDate</w:t>
      </w:r>
      <w:proofErr w:type="spell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DATE NOT NULL,</w:t>
      </w:r>
    </w:p>
    <w:p w14:paraId="6899B518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Amount     </w:t>
      </w:r>
      <w:proofErr w:type="gramStart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DECIMAL(</w:t>
      </w:r>
      <w:proofErr w:type="gramEnd"/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10,2) NOT NULL</w:t>
      </w:r>
    </w:p>
    <w:p w14:paraId="6BC556FF" w14:textId="77777777" w:rsidR="007266E7" w:rsidRPr="007266E7" w:rsidRDefault="007266E7" w:rsidP="007266E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7266E7">
        <w:rPr>
          <w:rFonts w:ascii="Courier New" w:eastAsia="Times New Roman" w:hAnsi="Courier New" w:cs="Courier New"/>
          <w:sz w:val="20"/>
          <w:szCs w:val="20"/>
          <w:lang w:val="en-US" w:eastAsia="ru-RU"/>
        </w:rPr>
        <w:t>);</w:t>
      </w:r>
    </w:p>
    <w:p w14:paraId="171FE0BB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INSERT INTO Departments VALUES</w:t>
      </w:r>
    </w:p>
    <w:p w14:paraId="3CFD155D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(1, 'IT', '</w:t>
      </w:r>
      <w:r>
        <w:t>Москва</w:t>
      </w:r>
      <w:r w:rsidRPr="007266E7">
        <w:rPr>
          <w:lang w:val="en-US"/>
        </w:rPr>
        <w:t>'),</w:t>
      </w:r>
    </w:p>
    <w:p w14:paraId="542969CD" w14:textId="77777777" w:rsidR="007266E7" w:rsidRDefault="007266E7" w:rsidP="007266E7">
      <w:pPr>
        <w:pStyle w:val="HTML"/>
      </w:pPr>
      <w:r>
        <w:t>(2, '</w:t>
      </w:r>
      <w:proofErr w:type="spellStart"/>
      <w:r>
        <w:t>Sales</w:t>
      </w:r>
      <w:proofErr w:type="spellEnd"/>
      <w:r>
        <w:t>', 'Санкт-Петербург'),</w:t>
      </w:r>
    </w:p>
    <w:p w14:paraId="53CCAF38" w14:textId="77777777" w:rsidR="007266E7" w:rsidRDefault="007266E7" w:rsidP="007266E7">
      <w:pPr>
        <w:pStyle w:val="HTML"/>
      </w:pPr>
      <w:r>
        <w:t>(3, 'HR', 'Москва');</w:t>
      </w:r>
    </w:p>
    <w:p w14:paraId="6E6AD7B3" w14:textId="77777777" w:rsidR="007266E7" w:rsidRDefault="007266E7" w:rsidP="007266E7">
      <w:pPr>
        <w:pStyle w:val="HTML"/>
      </w:pPr>
    </w:p>
    <w:p w14:paraId="13E1DE7F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INSERT INTO Employees VALUES</w:t>
      </w:r>
    </w:p>
    <w:p w14:paraId="5B217A56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(1, '</w:t>
      </w:r>
      <w:r>
        <w:t>Иванов</w:t>
      </w:r>
      <w:proofErr w:type="gramStart"/>
      <w:r w:rsidRPr="007266E7">
        <w:rPr>
          <w:lang w:val="en-US"/>
        </w:rPr>
        <w:t>',  NULL</w:t>
      </w:r>
      <w:proofErr w:type="gramEnd"/>
      <w:r w:rsidRPr="007266E7">
        <w:rPr>
          <w:lang w:val="en-US"/>
        </w:rPr>
        <w:t>, 1, 200000, '2015-03-01'),</w:t>
      </w:r>
    </w:p>
    <w:p w14:paraId="2E5F2B08" w14:textId="77777777" w:rsidR="007266E7" w:rsidRDefault="007266E7" w:rsidP="007266E7">
      <w:pPr>
        <w:pStyle w:val="HTML"/>
      </w:pPr>
      <w:r>
        <w:t>(2, 'Петров</w:t>
      </w:r>
      <w:proofErr w:type="gramStart"/>
      <w:r>
        <w:t>',  1</w:t>
      </w:r>
      <w:proofErr w:type="gramEnd"/>
      <w:r>
        <w:t>,    1, 150000, '2018-06-15'),</w:t>
      </w:r>
    </w:p>
    <w:p w14:paraId="14029A11" w14:textId="77777777" w:rsidR="007266E7" w:rsidRDefault="007266E7" w:rsidP="007266E7">
      <w:pPr>
        <w:pStyle w:val="HTML"/>
      </w:pPr>
      <w:r>
        <w:t xml:space="preserve">(3, 'Сидоров', </w:t>
      </w:r>
      <w:proofErr w:type="gramStart"/>
      <w:r>
        <w:t xml:space="preserve">1,   </w:t>
      </w:r>
      <w:proofErr w:type="gramEnd"/>
      <w:r>
        <w:t xml:space="preserve"> 2, 120000, '2019-09-01'),</w:t>
      </w:r>
    </w:p>
    <w:p w14:paraId="42DD2E94" w14:textId="77777777" w:rsidR="007266E7" w:rsidRDefault="007266E7" w:rsidP="007266E7">
      <w:pPr>
        <w:pStyle w:val="HTML"/>
      </w:pPr>
      <w:r>
        <w:t>(4, 'Кузнецов',</w:t>
      </w:r>
      <w:proofErr w:type="gramStart"/>
      <w:r>
        <w:t xml:space="preserve">2,   </w:t>
      </w:r>
      <w:proofErr w:type="gramEnd"/>
      <w:r>
        <w:t xml:space="preserve"> 1, 100000, '2021-01-10'),</w:t>
      </w:r>
    </w:p>
    <w:p w14:paraId="3A50CAA5" w14:textId="77777777" w:rsidR="007266E7" w:rsidRDefault="007266E7" w:rsidP="007266E7">
      <w:pPr>
        <w:pStyle w:val="HTML"/>
      </w:pPr>
      <w:r>
        <w:t>(5, 'Смирнова',</w:t>
      </w:r>
      <w:proofErr w:type="gramStart"/>
      <w:r>
        <w:t xml:space="preserve">3,   </w:t>
      </w:r>
      <w:proofErr w:type="gramEnd"/>
      <w:r>
        <w:t xml:space="preserve"> 2,  90000, '2022-05-20'),</w:t>
      </w:r>
    </w:p>
    <w:p w14:paraId="487ADE7A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(6, '</w:t>
      </w:r>
      <w:r>
        <w:t>Попов</w:t>
      </w:r>
      <w:proofErr w:type="gramStart"/>
      <w:r w:rsidRPr="007266E7">
        <w:rPr>
          <w:lang w:val="en-US"/>
        </w:rPr>
        <w:t xml:space="preserve">',   </w:t>
      </w:r>
      <w:proofErr w:type="gramEnd"/>
      <w:r w:rsidRPr="007266E7">
        <w:rPr>
          <w:lang w:val="en-US"/>
        </w:rPr>
        <w:t>3,    3,  80000, '2023-02-01');</w:t>
      </w:r>
    </w:p>
    <w:p w14:paraId="2CB5D38D" w14:textId="77777777" w:rsidR="007266E7" w:rsidRPr="007266E7" w:rsidRDefault="007266E7" w:rsidP="007266E7">
      <w:pPr>
        <w:pStyle w:val="HTML"/>
        <w:rPr>
          <w:lang w:val="en-US"/>
        </w:rPr>
      </w:pPr>
    </w:p>
    <w:p w14:paraId="56818AE8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INSERT INTO Sales VALUES</w:t>
      </w:r>
    </w:p>
    <w:p w14:paraId="42BAD972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(1, 2, '2023-01-15', 5000),</w:t>
      </w:r>
    </w:p>
    <w:p w14:paraId="1534CB39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(2, 2, '2023-02-20', 7000),</w:t>
      </w:r>
    </w:p>
    <w:p w14:paraId="25651742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(3, 2, '2023-03-25', 3000),</w:t>
      </w:r>
    </w:p>
    <w:p w14:paraId="323A18BE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(4, 3, '2023-01-10', 8000),</w:t>
      </w:r>
    </w:p>
    <w:p w14:paraId="79D3FBB9" w14:textId="77777777" w:rsidR="007266E7" w:rsidRPr="007266E7" w:rsidRDefault="007266E7" w:rsidP="007266E7">
      <w:pPr>
        <w:pStyle w:val="HTML"/>
        <w:rPr>
          <w:lang w:val="en-US"/>
        </w:rPr>
      </w:pPr>
      <w:r w:rsidRPr="007266E7">
        <w:rPr>
          <w:lang w:val="en-US"/>
        </w:rPr>
        <w:t>(5, 3, '2023-04-05', 6000),</w:t>
      </w:r>
    </w:p>
    <w:p w14:paraId="546CEC14" w14:textId="77777777" w:rsidR="007266E7" w:rsidRDefault="007266E7" w:rsidP="007266E7">
      <w:pPr>
        <w:pStyle w:val="HTML"/>
      </w:pPr>
      <w:r>
        <w:t>(6, 4, '2023-05-01', 2000),</w:t>
      </w:r>
    </w:p>
    <w:p w14:paraId="71A9AF7A" w14:textId="77777777" w:rsidR="007266E7" w:rsidRDefault="007266E7" w:rsidP="007266E7">
      <w:pPr>
        <w:pStyle w:val="HTML"/>
      </w:pPr>
      <w:r>
        <w:t>(7, 5, '2023-06-01', 9000);</w:t>
      </w:r>
    </w:p>
    <w:p w14:paraId="7E771E85" w14:textId="6B4405DE" w:rsidR="007266E7" w:rsidRDefault="007266E7" w:rsidP="007266E7">
      <w:pPr>
        <w:pStyle w:val="a3"/>
      </w:pPr>
    </w:p>
    <w:p w14:paraId="0E5CBA0D" w14:textId="0FC71C8C" w:rsidR="007266E7" w:rsidRPr="007266E7" w:rsidRDefault="00C201AC" w:rsidP="007266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ins w:id="123" w:author="studentcoll" w:date="2026-09-30T15:24:00Z">
        <w:r w:rsidRPr="00C201AC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lastRenderedPageBreak/>
          <w:drawing>
            <wp:inline distT="0" distB="0" distL="0" distR="0" wp14:anchorId="649EE739" wp14:editId="29ADDC61">
              <wp:extent cx="5940425" cy="4147820"/>
              <wp:effectExtent l="0" t="0" r="3175" b="5080"/>
              <wp:docPr id="1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5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41478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64E7091" w14:textId="77777777" w:rsidR="00E66D43" w:rsidRDefault="007266E7" w:rsidP="007266E7">
      <w:pPr>
        <w:spacing w:before="100" w:beforeAutospacing="1" w:after="100" w:afterAutospacing="1" w:line="240" w:lineRule="auto"/>
        <w:rPr>
          <w:ins w:id="124" w:author="studentcoll" w:date="2026-09-30T15:44:00Z"/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1. Основы T-SQL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Выведите список сотрудников, у которых: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зарплата больше средней по компании,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они приняты на работу после 2020-01-01,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отсортировано по зарплате по убыванию.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Выведите: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HireDate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, отклонение от средней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AvgSalary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539E13C2" w14:textId="24573414" w:rsidR="00E66D43" w:rsidRDefault="00AF0BFC" w:rsidP="007266E7">
      <w:pPr>
        <w:spacing w:before="100" w:beforeAutospacing="1" w:after="100" w:afterAutospacing="1" w:line="240" w:lineRule="auto"/>
        <w:rPr>
          <w:ins w:id="125" w:author="studentcoll" w:date="2026-09-30T15:50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126" w:author="studentcoll" w:date="2026-09-30T15:50:00Z">
        <w:r w:rsidRPr="00AF0BFC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lastRenderedPageBreak/>
          <w:drawing>
            <wp:inline distT="0" distB="0" distL="0" distR="0" wp14:anchorId="6401E1B3" wp14:editId="373C6E10">
              <wp:extent cx="5430008" cy="3305636"/>
              <wp:effectExtent l="0" t="0" r="0" b="9525"/>
              <wp:docPr id="2" name="Рисунок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30008" cy="33056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075BC0E" w14:textId="50979F58" w:rsidR="00AF0BFC" w:rsidRDefault="00AF0BFC" w:rsidP="007266E7">
      <w:pPr>
        <w:spacing w:before="100" w:beforeAutospacing="1" w:after="100" w:afterAutospacing="1" w:line="240" w:lineRule="auto"/>
        <w:rPr>
          <w:ins w:id="127" w:author="studentcoll" w:date="2026-09-30T15:50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128" w:author="studentcoll" w:date="2026-09-30T15:50:00Z">
        <w:r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t>Победа</w:t>
        </w:r>
      </w:ins>
    </w:p>
    <w:p w14:paraId="63C8D9D8" w14:textId="4B878E79" w:rsidR="00AF0BFC" w:rsidRDefault="00AF0BFC" w:rsidP="007266E7">
      <w:pPr>
        <w:spacing w:before="100" w:beforeAutospacing="1" w:after="100" w:afterAutospacing="1" w:line="240" w:lineRule="auto"/>
        <w:rPr>
          <w:ins w:id="129" w:author="studentcoll" w:date="2026-09-30T15:55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ins w:id="130" w:author="studentcoll" w:date="2026-09-30T15:55:00Z">
        <w:r w:rsidRPr="00AF0BFC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drawing>
            <wp:inline distT="0" distB="0" distL="0" distR="0" wp14:anchorId="74904408" wp14:editId="5D8ED4D3">
              <wp:extent cx="4296375" cy="3943900"/>
              <wp:effectExtent l="0" t="0" r="9525" b="0"/>
              <wp:docPr id="5" name="Рисунок 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96375" cy="39439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2A71A069" w14:textId="56FA2A15" w:rsidR="00AF0BFC" w:rsidRPr="00AF0BFC" w:rsidRDefault="00AF0BFC" w:rsidP="007266E7">
      <w:pPr>
        <w:spacing w:before="100" w:beforeAutospacing="1" w:after="100" w:afterAutospacing="1" w:line="240" w:lineRule="auto"/>
        <w:rPr>
          <w:ins w:id="131" w:author="studentcoll" w:date="2026-09-30T15:44:00Z"/>
          <w:rFonts w:ascii="Times New Roman" w:eastAsia="Times New Roman" w:hAnsi="Times New Roman" w:cs="Times New Roman"/>
          <w:sz w:val="24"/>
          <w:szCs w:val="24"/>
          <w:lang w:val="en-US" w:eastAsia="ru-RU"/>
          <w:rPrChange w:id="132" w:author="studentcoll" w:date="2026-09-30T15:53:00Z">
            <w:rPr>
              <w:ins w:id="133" w:author="studentcoll" w:date="2026-09-30T15:44:00Z"/>
              <w:rFonts w:ascii="Times New Roman" w:eastAsia="Times New Roman" w:hAnsi="Times New Roman" w:cs="Times New Roman"/>
              <w:sz w:val="24"/>
              <w:szCs w:val="24"/>
              <w:lang w:eastAsia="ru-RU"/>
            </w:rPr>
          </w:rPrChange>
        </w:rPr>
      </w:pPr>
      <w:ins w:id="134" w:author="studentcoll" w:date="2026-09-30T15:55:00Z"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Only dates</w:t>
        </w:r>
      </w:ins>
    </w:p>
    <w:p w14:paraId="7C77F22C" w14:textId="77777777" w:rsidR="00AF0BFC" w:rsidRDefault="00AF0BFC" w:rsidP="007266E7">
      <w:pPr>
        <w:spacing w:before="100" w:beforeAutospacing="1" w:after="100" w:afterAutospacing="1" w:line="240" w:lineRule="auto"/>
        <w:rPr>
          <w:ins w:id="135" w:author="studentcoll" w:date="2026-09-30T15:54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136" w:author="studentcoll" w:date="2026-09-30T15:54:00Z">
        <w:r w:rsidRPr="00AF0BFC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lastRenderedPageBreak/>
          <w:drawing>
            <wp:inline distT="0" distB="0" distL="0" distR="0" wp14:anchorId="098DBBED" wp14:editId="1D6F3928">
              <wp:extent cx="4344006" cy="3743847"/>
              <wp:effectExtent l="0" t="0" r="0" b="9525"/>
              <wp:docPr id="4" name="Рисунок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8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44006" cy="374384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3612630E" w14:textId="77777777" w:rsidR="00DE0117" w:rsidRDefault="00AF0BFC" w:rsidP="007266E7">
      <w:pPr>
        <w:spacing w:before="100" w:beforeAutospacing="1" w:after="100" w:afterAutospacing="1" w:line="240" w:lineRule="auto"/>
        <w:rPr>
          <w:ins w:id="137" w:author="studentcoll" w:date="2026-09-30T16:03:00Z"/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ins w:id="138" w:author="studentcoll" w:date="2026-09-30T15:54:00Z">
        <w:r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>Only salary</w:t>
        </w:r>
      </w:ins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2. Рекурсивный CTE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Постройте иерархию подчинённых, начиная с топ-менеджера (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ManagerID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IS NULL).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Выведите: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EmployeeID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ManagerID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Level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(уровень в иерархии), полный путь вида Гендиректор → Иванов → Петров.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Пример вывода: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EmployeeID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ManagerID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Level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Path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1 Иванов NULL 0 Иванов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3 Петров 1 1 Иванов → Петров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3. Оконные функции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каждого отдела выведите сотрудников и: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DepartmentID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Salary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ранг сотрудника по зарплате внутри отдела (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RankInDept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среднюю зарплату по отделу (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AvgSalaryDept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накопительную сумму зарплат внутри отдела по возрастанию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HireDate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RunningTotal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разницу между зарплатой сотрудника и максимальной зарплатой в его отделе (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DiffToMax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Отсортируйте по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DepartmentID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затем по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RankInDept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  <w:t>---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4. APPLY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Для каждого сотрудника выведите две последние продажи (если их нет — сотрудник всё равно должен попасть в выборку).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Выведите: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SaleDate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Amount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Ограничение: для каждой продажи посчитайте также номер по порядку (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RowNum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1 или 2) через оконную функцию. Используйте OUTER APPLY.</w:t>
      </w:r>
      <w:ins w:id="139" w:author="studentcoll" w:date="2026-09-30T16:03:00Z">
        <w:r w:rsidR="00DE0117">
          <w:rPr>
            <w:rFonts w:ascii="Times New Roman" w:eastAsia="Times New Roman" w:hAnsi="Times New Roman" w:cs="Times New Roman"/>
            <w:sz w:val="24"/>
            <w:szCs w:val="24"/>
            <w:lang w:val="en-US" w:eastAsia="ru-RU"/>
          </w:rPr>
          <w:t xml:space="preserve"> </w:t>
        </w:r>
      </w:ins>
    </w:p>
    <w:p w14:paraId="1F71C560" w14:textId="75AC0A23" w:rsidR="006D2745" w:rsidRDefault="00A36960" w:rsidP="007266E7">
      <w:pPr>
        <w:spacing w:before="100" w:beforeAutospacing="1" w:after="100" w:afterAutospacing="1" w:line="240" w:lineRule="auto"/>
        <w:rPr>
          <w:ins w:id="140" w:author="studentcoll" w:date="2026-09-30T16:10:00Z"/>
          <w:rFonts w:ascii="Times New Roman" w:eastAsia="Times New Roman" w:hAnsi="Times New Roman" w:cs="Times New Roman"/>
          <w:sz w:val="24"/>
          <w:szCs w:val="24"/>
          <w:lang w:eastAsia="ru-RU"/>
        </w:rPr>
      </w:pPr>
      <w:ins w:id="141" w:author="studentcoll" w:date="2026-09-30T16:21:00Z">
        <w:r w:rsidRPr="00A36960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rawing>
            <wp:inline distT="0" distB="0" distL="0" distR="0" wp14:anchorId="640DE93B" wp14:editId="665D7DEA">
              <wp:extent cx="5940425" cy="5626100"/>
              <wp:effectExtent l="0" t="0" r="3175" b="0"/>
              <wp:docPr id="8" name="Рисунок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9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56261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165A2D7D" w14:textId="00328B39" w:rsidR="007266E7" w:rsidRDefault="006D2745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ins w:id="142" w:author="studentcoll" w:date="2026-09-30T16:10:00Z">
        <w:r w:rsidRPr="006D2745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lastRenderedPageBreak/>
          <w:drawing>
            <wp:inline distT="0" distB="0" distL="0" distR="0" wp14:anchorId="2E13AD99" wp14:editId="27101954">
              <wp:extent cx="5940425" cy="3335655"/>
              <wp:effectExtent l="0" t="0" r="3175" b="0"/>
              <wp:docPr id="7" name="Рисунок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0425" cy="333565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5. Представление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Создайте представление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vw_EmployeeStats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которое для каждого сотрудника возвращает: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EmployeeID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Name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DepartmentName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TotalSales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общая сумма продаж;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SalesCount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количество продаж;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·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RankInCompany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ранг сотрудника по общей сумме продаж по всей компании (оконная функция).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У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сотрудников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продаж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TotalSales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0,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SalesCount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0.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Затем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выполните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SELECT * FROM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vw_EmployeeStats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ORDER BY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RankInCompany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---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6. Хранимая процедура </w:t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Создайте процедуру </w:t>
      </w:r>
      <w:proofErr w:type="spellStart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usp_GetDepartmentReport</w:t>
      </w:r>
      <w:proofErr w:type="spellEnd"/>
      <w:r w:rsidR="007266E7"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789CED42" w14:textId="77777777" w:rsidR="007266E7" w:rsidRP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@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DepartmentID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INT,</w:t>
      </w:r>
    </w:p>
    <w:p w14:paraId="3A50B9C4" w14:textId="3A5FF464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@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MinSalary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DECIMAL(</w:t>
      </w:r>
      <w:proofErr w:type="gram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10,2) = 0</w:t>
      </w:r>
    </w:p>
    <w:p w14:paraId="0E2F74B3" w14:textId="4D9CBEBC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8C35BD6" w14:textId="77777777" w:rsidR="007266E7" w:rsidRPr="007266E7" w:rsidRDefault="007266E7" w:rsidP="007266E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A70CB7" w14:textId="00EB052E" w:rsidR="007266E7" w:rsidRP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Процедура должна вернуть сотрудников указанного отдела с зарплатой не ниже @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MinSalary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также: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br/>
        <w:t>· общее количество сотрудников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TotalEmployees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);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· суммарную зарплату 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TotalSalary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Если отдел не найден — вывести сообщение об ошибке через RAISERROR или THROW.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---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Задание 7. Скалярная функция </w:t>
      </w:r>
      <w:del w:id="143" w:author="teacher" w:date="2026-09-30T14:54:00Z">
        <w:r w:rsidRPr="007266E7" w:rsidDel="007266E7">
          <w:rPr>
            <w:rFonts w:ascii="Times New Roman" w:eastAsia="Times New Roman" w:hAnsi="Times New Roman" w:cs="Times New Roman"/>
            <w:sz w:val="24"/>
            <w:szCs w:val="24"/>
            <w:lang w:eastAsia="ru-RU"/>
          </w:rPr>
          <w:delText>(4 балла)</w:delText>
        </w:r>
      </w:del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Создайте функцию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fn_GetEmployeeLevel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(@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INT), возвращающую INT — уровень сотрудника в иерархии (0 для топ-менеджера). Внутри используйте рекурсивный CTE.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Проверьте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работу</w:t>
      </w: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3D275995" w14:textId="77777777" w:rsidR="007266E7" w:rsidRP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SELECT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EmployeeID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Name, </w:t>
      </w:r>
      <w:proofErr w:type="spellStart"/>
      <w:proofErr w:type="gramStart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dbo.fn</w:t>
      </w:r>
      <w:proofErr w:type="gramEnd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_GetEmployeeLevel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EmployeeID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 AS Level</w:t>
      </w:r>
    </w:p>
    <w:p w14:paraId="114E059F" w14:textId="23EE5C0C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FROM </w:t>
      </w:r>
      <w:proofErr w:type="spellStart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Employees</w:t>
      </w:r>
      <w:proofErr w:type="spellEnd"/>
      <w:r w:rsidRPr="007266E7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0A4E09F6" w14:textId="6EE0CE6C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15BFDF2" w14:textId="0129F85F" w:rsid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22A049E" w14:textId="77777777" w:rsidR="007266E7" w:rsidRPr="007266E7" w:rsidRDefault="007266E7" w:rsidP="007266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672AE8C" w14:textId="77777777" w:rsidR="004C001D" w:rsidRDefault="004C001D"/>
    <w:sectPr w:rsidR="004C00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studentcoll">
    <w15:presenceInfo w15:providerId="AD" w15:userId="S-1-5-21-2459061095-2398915004-47243010-1111"/>
  </w15:person>
  <w15:person w15:author="teacher">
    <w15:presenceInfo w15:providerId="AD" w15:userId="S-1-5-21-2459061095-2398915004-47243010-11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trackRevisions/>
  <w:documentProtection w:edit="trackedChanges" w:enforcement="1" w:cryptProviderType="rsaAES" w:cryptAlgorithmClass="hash" w:cryptAlgorithmType="typeAny" w:cryptAlgorithmSid="14" w:cryptSpinCount="100000" w:hash="kp0t0eie7kN0wQ/uI3hXvS6e0pBfyVWkHH8teFRkKtg+HSigSsTTtDxWdOj+rPLQhA/BKYd3xVtWwPPDtbqBZg==" w:salt="PlaeWoScwMLc/Bxp0Wh9SA==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7A6"/>
    <w:rsid w:val="002C43EB"/>
    <w:rsid w:val="004C001D"/>
    <w:rsid w:val="00650A80"/>
    <w:rsid w:val="006D2745"/>
    <w:rsid w:val="007266E7"/>
    <w:rsid w:val="009E27A6"/>
    <w:rsid w:val="00A36960"/>
    <w:rsid w:val="00AF0BFC"/>
    <w:rsid w:val="00C201AC"/>
    <w:rsid w:val="00D653CF"/>
    <w:rsid w:val="00DE0117"/>
    <w:rsid w:val="00DF6E7A"/>
    <w:rsid w:val="00E27E01"/>
    <w:rsid w:val="00E333C8"/>
    <w:rsid w:val="00E66D43"/>
    <w:rsid w:val="00F05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80AC1"/>
  <w15:chartTrackingRefBased/>
  <w15:docId w15:val="{474FF07F-C4A1-4C39-9005-726E7A5DF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266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266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266E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97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1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FB2F4B-D5CD-4878-B8D3-81F5A2F62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8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teacher</dc:creator>
  <cp:keywords/>
  <dc:description/>
  <cp:lastModifiedBy>studentcoll</cp:lastModifiedBy>
  <cp:revision>74</cp:revision>
  <dcterms:created xsi:type="dcterms:W3CDTF">2026-09-30T11:50:00Z</dcterms:created>
  <dcterms:modified xsi:type="dcterms:W3CDTF">2026-09-30T13:41:00Z</dcterms:modified>
</cp:coreProperties>
</file>